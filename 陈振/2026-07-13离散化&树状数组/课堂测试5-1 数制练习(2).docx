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1B52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[J-2013-6]在十六进制表示法中，字母 A 相当于十进制中的（ </w:t>
      </w:r>
      <w:ins w:id="0" w:author="大沃利" w:date="2026-07-15T20:20:05Z">
        <w:r>
          <w:rPr>
            <w:rFonts w:hint="eastAsia"/>
            <w:lang w:val="en-US" w:eastAsia="zh-CN"/>
          </w:rPr>
          <w:t>B</w:t>
        </w:r>
      </w:ins>
      <w:ins w:id="1" w:author="大沃利" w:date="2026-07-15T20:20:06Z">
        <w:r>
          <w:rPr>
            <w:rFonts w:hint="eastAsia"/>
            <w:lang w:val="en-US" w:eastAsia="zh-CN"/>
          </w:rPr>
          <w:t xml:space="preserve"> </w:t>
        </w:r>
      </w:ins>
      <w:r>
        <w:rPr>
          <w:rFonts w:hint="eastAsia"/>
          <w:lang w:val="en-US" w:eastAsia="zh-CN"/>
        </w:rPr>
        <w:t>）。</w:t>
      </w:r>
    </w:p>
    <w:p w14:paraId="4C3F44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A. 9</w:t>
      </w:r>
    </w:p>
    <w:p w14:paraId="0266B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B. 10</w:t>
      </w:r>
    </w:p>
    <w:p w14:paraId="1F9ED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C. 15</w:t>
      </w:r>
    </w:p>
    <w:p w14:paraId="698BBB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D. 16</w:t>
      </w:r>
    </w:p>
    <w:p w14:paraId="1C1FAAE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[J-2014-11]下列各无符号十进制整数中，能用八位二进制表示的数中最大的是(</w:t>
      </w:r>
      <w:ins w:id="2" w:author="大沃利" w:date="2026-07-15T20:20:50Z">
        <w:r>
          <w:rPr>
            <w:rFonts w:hint="eastAsia"/>
            <w:lang w:val="en-US" w:eastAsia="zh-CN"/>
          </w:rPr>
          <w:t xml:space="preserve"> </w:t>
        </w:r>
      </w:ins>
      <w:ins w:id="3" w:author="大沃利" w:date="2026-07-15T20:20:51Z">
        <w:r>
          <w:rPr>
            <w:rFonts w:hint="eastAsia"/>
            <w:lang w:val="en-US" w:eastAsia="zh-CN"/>
          </w:rPr>
          <w:t>C</w:t>
        </w:r>
      </w:ins>
      <w:r>
        <w:rPr>
          <w:rFonts w:hint="eastAsia"/>
          <w:lang w:val="en-US" w:eastAsia="zh-CN"/>
        </w:rPr>
        <w:t xml:space="preserve"> )。</w:t>
      </w:r>
    </w:p>
    <w:p w14:paraId="429D33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A. 296</w:t>
      </w:r>
    </w:p>
    <w:p w14:paraId="7D147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B. 133</w:t>
      </w:r>
    </w:p>
    <w:p w14:paraId="459BE1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C. 256</w:t>
      </w:r>
    </w:p>
    <w:p w14:paraId="7F720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D. 199</w:t>
      </w:r>
    </w:p>
    <w:p w14:paraId="5C8317C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[S-2016-18]</w:t>
      </w:r>
      <w:r>
        <w:rPr>
          <w:rFonts w:hint="default"/>
          <w:lang w:val="en-US" w:eastAsia="zh-CN"/>
        </w:rPr>
        <w:t xml:space="preserve">十进制下的无限循环小数（不包括循环节内的数字均为 0 或均为 9 的平凡情况），在二进制下有可能是（ </w:t>
      </w:r>
      <w:ins w:id="4" w:author="大沃利" w:date="2026-07-15T21:12:48Z">
        <w:r>
          <w:rPr>
            <w:rFonts w:hint="eastAsia"/>
            <w:lang w:val="en-US" w:eastAsia="zh-CN"/>
          </w:rPr>
          <w:t>A</w:t>
        </w:r>
      </w:ins>
      <w:ins w:id="5" w:author="大沃利" w:date="2026-07-15T21:12:51Z">
        <w:r>
          <w:rPr>
            <w:rFonts w:hint="eastAsia"/>
            <w:lang w:val="en-US" w:eastAsia="zh-CN"/>
          </w:rPr>
          <w:t xml:space="preserve"> </w:t>
        </w:r>
      </w:ins>
      <w:r>
        <w:rPr>
          <w:rFonts w:hint="default"/>
          <w:lang w:val="en-US" w:eastAsia="zh-CN"/>
        </w:rPr>
        <w:t>）。</w:t>
      </w:r>
    </w:p>
    <w:p w14:paraId="4EAB0D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A. 无限循环小数（不包括循环节内的数字均为 0 或均为 1 的平凡情况）</w:t>
      </w:r>
    </w:p>
    <w:p w14:paraId="2F87A2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B. 无限不循环小数</w:t>
      </w:r>
    </w:p>
    <w:p w14:paraId="6E2F0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C. 有限小数</w:t>
      </w:r>
    </w:p>
    <w:p w14:paraId="2A5B20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D. 整数</w:t>
      </w:r>
    </w:p>
    <w:p w14:paraId="2B6950E4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[J-2015-7][S-2015-3]与二进制小数 0.1 相等的十六进制数是( </w:t>
      </w:r>
      <w:ins w:id="6" w:author="大沃利" w:date="2026-07-15T20:24:58Z">
        <w:r>
          <w:rPr>
            <w:rFonts w:hint="eastAsia"/>
            <w:lang w:val="en-US" w:eastAsia="zh-CN"/>
          </w:rPr>
          <w:t>A</w:t>
        </w:r>
      </w:ins>
      <w:ins w:id="7" w:author="大沃利" w:date="2026-07-15T20:24:59Z">
        <w:r>
          <w:rPr>
            <w:rFonts w:hint="eastAsia"/>
            <w:lang w:val="en-US" w:eastAsia="zh-CN"/>
          </w:rPr>
          <w:t xml:space="preserve"> </w:t>
        </w:r>
      </w:ins>
      <w:r>
        <w:rPr>
          <w:rFonts w:hint="eastAsia"/>
          <w:lang w:val="en-US" w:eastAsia="zh-CN"/>
        </w:rPr>
        <w:t>)。</w:t>
      </w:r>
    </w:p>
    <w:p w14:paraId="2A3F82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A. 0.8</w:t>
      </w:r>
    </w:p>
    <w:p w14:paraId="04EBEA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B. 0.4</w:t>
      </w:r>
    </w:p>
    <w:p w14:paraId="3008C8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C. 0.2</w:t>
      </w:r>
    </w:p>
    <w:p w14:paraId="11DDF9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D. 0.1</w:t>
      </w:r>
    </w:p>
    <w:p w14:paraId="5BB8A941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/>
          <w:lang w:val="en-US" w:eastAsia="zh-CN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[S-2015-</w:t>
      </w: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 w:bidi="ar"/>
        </w:rPr>
        <w:t>4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]</w:t>
      </w:r>
      <w:r>
        <w:rPr>
          <w:rFonts w:hint="eastAsia"/>
          <w:lang w:val="en-US" w:eastAsia="zh-CN"/>
        </w:rPr>
        <w:t xml:space="preserve">下面有四个数据组，每个组各有三个数据，其中第一个数据为八进制数，第二个数据为 十进制数，第三个数据为十六进制数。这四个数据组中三个数据相同的是（ </w:t>
      </w:r>
      <w:ins w:id="8" w:author="大沃利" w:date="2026-07-15T21:05:48Z">
        <w:r>
          <w:rPr>
            <w:rFonts w:hint="eastAsia"/>
            <w:lang w:val="en-US" w:eastAsia="zh-CN"/>
          </w:rPr>
          <w:t>D</w:t>
        </w:r>
      </w:ins>
      <w:ins w:id="9" w:author="大沃利" w:date="2026-07-15T21:05:50Z">
        <w:r>
          <w:rPr>
            <w:rFonts w:hint="eastAsia"/>
            <w:lang w:val="en-US" w:eastAsia="zh-CN"/>
          </w:rPr>
          <w:t xml:space="preserve"> </w:t>
        </w:r>
      </w:ins>
      <w:r>
        <w:rPr>
          <w:rFonts w:hint="eastAsia"/>
          <w:lang w:val="en-US" w:eastAsia="zh-CN"/>
        </w:rPr>
        <w:t>）。</w:t>
      </w:r>
    </w:p>
    <w:p w14:paraId="39C88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A. 120 82 50</w:t>
      </w:r>
    </w:p>
    <w:p w14:paraId="66992E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B. 144 100 68</w:t>
      </w:r>
    </w:p>
    <w:p w14:paraId="40783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C. 300 200 C8</w:t>
      </w:r>
    </w:p>
    <w:p w14:paraId="7AD91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D. 1762 1010 3F2</w:t>
      </w:r>
    </w:p>
    <w:p w14:paraId="4D08D0E1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/>
          <w:lang w:val="en-US" w:eastAsia="zh-CN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[S-2014-</w:t>
      </w:r>
      <w:r>
        <w:rPr>
          <w:rFonts w:hint="eastAsia" w:ascii="Calibri" w:hAnsi="Calibri" w:eastAsia="宋体" w:cs="Calibri"/>
          <w:kern w:val="2"/>
          <w:sz w:val="21"/>
          <w:szCs w:val="21"/>
          <w:lang w:val="en-US" w:eastAsia="zh-CN" w:bidi="ar"/>
        </w:rPr>
        <w:t>9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]</w:t>
      </w:r>
      <w:r>
        <w:rPr>
          <w:rFonts w:hint="eastAsia"/>
          <w:lang w:val="en-US" w:eastAsia="zh-CN"/>
        </w:rPr>
        <w:t xml:space="preserve">二进制数 111.101 所对应的十进制数是( </w:t>
      </w:r>
      <w:ins w:id="10" w:author="大沃利" w:date="2026-07-15T21:06:11Z">
        <w:r>
          <w:rPr>
            <w:rFonts w:hint="eastAsia"/>
            <w:lang w:val="en-US" w:eastAsia="zh-CN"/>
          </w:rPr>
          <w:t>D</w:t>
        </w:r>
      </w:ins>
      <w:ins w:id="11" w:author="大沃利" w:date="2026-07-15T21:06:12Z">
        <w:r>
          <w:rPr>
            <w:rFonts w:hint="eastAsia"/>
            <w:lang w:val="en-US" w:eastAsia="zh-CN"/>
          </w:rPr>
          <w:t xml:space="preserve"> </w:t>
        </w:r>
      </w:ins>
      <w:r>
        <w:rPr>
          <w:rFonts w:hint="eastAsia"/>
          <w:lang w:val="en-US" w:eastAsia="zh-CN"/>
        </w:rPr>
        <w:t>).</w:t>
      </w:r>
    </w:p>
    <w:p w14:paraId="5CEDF2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A. 5.625</w:t>
      </w:r>
    </w:p>
    <w:p w14:paraId="5C8063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B. 5.5</w:t>
      </w:r>
    </w:p>
    <w:p w14:paraId="393801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C. 6.125</w:t>
      </w:r>
    </w:p>
    <w:p w14:paraId="3EE63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D. 7.625</w:t>
      </w:r>
    </w:p>
    <w:p w14:paraId="31CAE352">
      <w:pPr>
        <w:rPr>
          <w:rFonts w:hint="eastAsia"/>
          <w:lang w:val="en-US" w:eastAsia="zh-CN"/>
        </w:rPr>
      </w:pPr>
    </w:p>
    <w:p w14:paraId="1CA945CD">
      <w:pPr>
        <w:rPr>
          <w:rFonts w:hint="eastAsia"/>
          <w:lang w:val="en-US" w:eastAsia="zh-CN"/>
        </w:rPr>
      </w:pPr>
    </w:p>
    <w:p w14:paraId="220EE641">
      <w:pPr>
        <w:rPr>
          <w:rFonts w:hint="eastAsia"/>
          <w:lang w:val="en-US" w:eastAsia="zh-CN"/>
        </w:rPr>
      </w:pPr>
    </w:p>
    <w:p w14:paraId="134DC9E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[J-2018-2]下列四个不同进制的数中，与其它三项数值上不相等的是（</w:t>
      </w:r>
      <w:ins w:id="12" w:author="大沃利" w:date="2026-07-15T21:08:48Z">
        <w:r>
          <w:rPr>
            <w:rFonts w:hint="eastAsia"/>
            <w:lang w:val="en-US" w:eastAsia="zh-CN"/>
          </w:rPr>
          <w:t xml:space="preserve"> </w:t>
        </w:r>
      </w:ins>
      <w:ins w:id="13" w:author="大沃利" w:date="2026-07-15T21:12:30Z">
        <w:r>
          <w:rPr>
            <w:rFonts w:hint="eastAsia"/>
            <w:lang w:val="en-US" w:eastAsia="zh-CN"/>
          </w:rPr>
          <w:t>D</w:t>
        </w:r>
      </w:ins>
      <w:ins w:id="14" w:author="大沃利" w:date="2026-07-15T21:12:32Z">
        <w:r>
          <w:rPr>
            <w:rFonts w:hint="eastAsia"/>
            <w:lang w:val="en-US" w:eastAsia="zh-CN"/>
          </w:rPr>
          <w:t xml:space="preserve"> </w:t>
        </w:r>
      </w:ins>
      <w:r>
        <w:rPr>
          <w:rFonts w:hint="eastAsia"/>
          <w:lang w:val="en-US" w:eastAsia="zh-CN"/>
        </w:rPr>
        <w:t>）</w:t>
      </w:r>
    </w:p>
    <w:p w14:paraId="35D232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A. (269)16</w:t>
      </w:r>
    </w:p>
    <w:p w14:paraId="3E5A8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B. (617)10</w:t>
      </w:r>
    </w:p>
    <w:p w14:paraId="4E9DA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C. (1151)8</w:t>
      </w:r>
    </w:p>
    <w:p w14:paraId="030B9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D. (1001101011)2</w:t>
      </w:r>
    </w:p>
    <w:p w14:paraId="7EFA3FD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[J-2009-11]</w:t>
      </w:r>
      <w:r>
        <w:rPr>
          <w:rFonts w:hint="default"/>
          <w:lang w:val="en-US" w:eastAsia="zh-CN"/>
        </w:rPr>
        <w:t>十进制小数125.125对应的8进制数是</w:t>
      </w:r>
      <w:r>
        <w:rPr>
          <w:rFonts w:hint="eastAsia"/>
          <w:lang w:val="en-US" w:eastAsia="zh-CN"/>
        </w:rPr>
        <w:t>（</w:t>
      </w:r>
      <w:ins w:id="15" w:author="大沃利" w:date="2026-07-15T21:09:15Z">
        <w:r>
          <w:rPr>
            <w:rFonts w:hint="eastAsia"/>
            <w:lang w:val="en-US" w:eastAsia="zh-CN"/>
          </w:rPr>
          <w:t xml:space="preserve"> C </w:t>
        </w:r>
      </w:ins>
      <w:r>
        <w:rPr>
          <w:rFonts w:hint="eastAsia"/>
          <w:lang w:val="en-US" w:eastAsia="zh-CN"/>
        </w:rPr>
        <w:t>）</w:t>
      </w:r>
    </w:p>
    <w:p w14:paraId="587BBB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A. 100.1</w:t>
      </w:r>
    </w:p>
    <w:p w14:paraId="47068F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B. 175.175</w:t>
      </w:r>
    </w:p>
    <w:p w14:paraId="485055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C. 175.1</w:t>
      </w:r>
    </w:p>
    <w:p w14:paraId="6FD7D573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 xml:space="preserve"> D. 100.175</w:t>
      </w:r>
    </w:p>
    <w:p w14:paraId="75F4EAA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[J-2010-13]一个自然数在十进制下有n位，则它在二进制下的位数与（ </w:t>
      </w:r>
      <w:ins w:id="16" w:author="大沃利" w:date="2026-07-15T21:10:19Z">
        <w:r>
          <w:rPr>
            <w:rFonts w:hint="eastAsia"/>
            <w:lang w:val="en-US" w:eastAsia="zh-CN"/>
          </w:rPr>
          <w:t xml:space="preserve">B </w:t>
        </w:r>
      </w:ins>
      <w:r>
        <w:rPr>
          <w:rFonts w:hint="eastAsia"/>
          <w:lang w:val="en-US" w:eastAsia="zh-CN"/>
        </w:rPr>
        <w:t>）最接近</w:t>
      </w:r>
    </w:p>
    <w:p w14:paraId="3D278325">
      <w:pPr>
        <w:numPr>
          <w:ilvl w:val="0"/>
          <w:numId w:val="2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5n</w:t>
      </w:r>
    </w:p>
    <w:p w14:paraId="312EDC3C">
      <w:pPr>
        <w:numPr>
          <w:ilvl w:val="0"/>
          <w:numId w:val="2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n*log2(10)</w:t>
      </w:r>
    </w:p>
    <w:p w14:paraId="461E58B2">
      <w:pPr>
        <w:numPr>
          <w:ilvl w:val="0"/>
          <w:numId w:val="2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10*log2(n)</w:t>
      </w:r>
    </w:p>
    <w:p w14:paraId="4FBE1E0C">
      <w:pPr>
        <w:numPr>
          <w:ilvl w:val="0"/>
          <w:numId w:val="2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10^n*log2(n)</w:t>
      </w:r>
    </w:p>
    <w:p w14:paraId="280FA38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[S-2018-1]下列四个不同进制的数中，与其它三项数值上不相等的是（</w:t>
      </w:r>
      <w:ins w:id="17" w:author="大沃利" w:date="2026-07-15T21:13:04Z">
        <w:r>
          <w:rPr>
            <w:rFonts w:hint="eastAsia"/>
            <w:lang w:val="en-US" w:eastAsia="zh-CN"/>
          </w:rPr>
          <w:t xml:space="preserve"> </w:t>
        </w:r>
      </w:ins>
      <w:ins w:id="18" w:author="大沃利" w:date="2026-07-15T21:13:05Z">
        <w:r>
          <w:rPr>
            <w:rFonts w:hint="eastAsia"/>
            <w:lang w:val="en-US" w:eastAsia="zh-CN"/>
          </w:rPr>
          <w:t>D</w:t>
        </w:r>
      </w:ins>
      <w:ins w:id="19" w:author="大沃利" w:date="2026-07-15T21:13:06Z">
        <w:r>
          <w:rPr>
            <w:rFonts w:hint="eastAsia"/>
            <w:lang w:val="en-US" w:eastAsia="zh-CN"/>
          </w:rPr>
          <w:t xml:space="preserve"> </w:t>
        </w:r>
      </w:ins>
      <w:r>
        <w:rPr>
          <w:rFonts w:hint="eastAsia"/>
          <w:lang w:val="en-US" w:eastAsia="zh-CN"/>
        </w:rPr>
        <w:t>）</w:t>
      </w:r>
    </w:p>
    <w:p w14:paraId="2B2E2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A. (269)16</w:t>
      </w:r>
    </w:p>
    <w:p w14:paraId="0984AC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B. (617)10</w:t>
      </w:r>
    </w:p>
    <w:p w14:paraId="74C1E8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C. (1151)8</w:t>
      </w:r>
    </w:p>
    <w:p w14:paraId="547113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D. (1001101011)2</w:t>
      </w:r>
    </w:p>
    <w:p w14:paraId="7B2A103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0B16B3"/>
    <w:multiLevelType w:val="singleLevel"/>
    <w:tmpl w:val="B10B16B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C4BD1D9"/>
    <w:multiLevelType w:val="singleLevel"/>
    <w:tmpl w:val="4C4BD1D9"/>
    <w:lvl w:ilvl="0" w:tentative="0">
      <w:start w:val="1"/>
      <w:numFmt w:val="upperLetter"/>
      <w:suff w:val="space"/>
      <w:lvlText w:val="%1."/>
      <w:lvlJc w:val="left"/>
      <w:pPr>
        <w:ind w:left="105" w:leftChars="0" w:firstLine="0" w:firstLineChars="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大沃利">
    <w15:presenceInfo w15:providerId="WPS Office" w15:userId="67196274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zYWFkYjQ1ZDBkZTljODNmMWU1ZWQ3MTFiZmQyNmQifQ=="/>
  </w:docVars>
  <w:rsids>
    <w:rsidRoot w:val="00000000"/>
    <w:rsid w:val="00844285"/>
    <w:rsid w:val="009427E1"/>
    <w:rsid w:val="023F0464"/>
    <w:rsid w:val="03B63B96"/>
    <w:rsid w:val="17132548"/>
    <w:rsid w:val="1A462858"/>
    <w:rsid w:val="322866BC"/>
    <w:rsid w:val="36864603"/>
    <w:rsid w:val="3918344E"/>
    <w:rsid w:val="3D2D3F04"/>
    <w:rsid w:val="3E3070CC"/>
    <w:rsid w:val="4CA42F80"/>
    <w:rsid w:val="52767506"/>
    <w:rsid w:val="5E273390"/>
    <w:rsid w:val="609650F2"/>
    <w:rsid w:val="63522BE5"/>
    <w:rsid w:val="6B2F0C6C"/>
    <w:rsid w:val="6E9A52CE"/>
    <w:rsid w:val="7F3040A4"/>
    <w:rsid w:val="7FD4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439</Words>
  <Characters>759</Characters>
  <Lines>0</Lines>
  <Paragraphs>0</Paragraphs>
  <TotalTime>75</TotalTime>
  <ScaleCrop>false</ScaleCrop>
  <LinksUpToDate>false</LinksUpToDate>
  <CharactersWithSpaces>861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2023-07-09T09:34:00Z</dcterms:created>
  <dc:creator>Administrator</dc:creator>
  <cp:lastModifiedBy>大沃利</cp:lastModifiedBy>
  <dcterms:modified xsi:type="dcterms:W3CDTF">2026-07-15T13:45:26Z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99D67D0EC75A4CE0A0739845B2E1638C_12</vt:lpwstr>
  </property>
  <property fmtid="{D5CDD505-2E9C-101B-9397-08002B2CF9AE}" pid="4" name="KSOTemplateDocerSaveRecord">
    <vt:lpwstr>eyJoZGlkIjoiMzEwNTM5NzYwMDRjMzkwZTVkZjY2ODkwMGIxNGU0OTUiLCJ1c2VySWQiOiIxNDIwOTQ0NTg0In0=</vt:lpwstr>
  </property>
</Properties>
</file>