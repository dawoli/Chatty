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0FC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J-</w:t>
      </w:r>
      <w:r>
        <w:rPr>
          <w:rFonts w:hint="default"/>
          <w:lang w:val="en-US" w:eastAsia="zh-CN"/>
        </w:rPr>
        <w:t>2017-1]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[S-2017-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]</w:t>
      </w:r>
      <w:r>
        <w:rPr>
          <w:rFonts w:hint="default"/>
          <w:lang w:val="en-US" w:eastAsia="zh-CN"/>
        </w:rPr>
        <w:t xml:space="preserve">在 8 位二进制补码中，10101011 表示的数是十进制下的（ </w:t>
      </w:r>
      <w:ins w:id="0" w:author="大沃利" w:date="2026-07-15T21:22:54Z">
        <w:r>
          <w:rPr>
            <w:rFonts w:hint="eastAsia"/>
            <w:lang w:val="en-US" w:eastAsia="zh-CN"/>
          </w:rPr>
          <w:t xml:space="preserve">B </w:t>
        </w:r>
      </w:ins>
      <w:r>
        <w:rPr>
          <w:rFonts w:hint="default"/>
          <w:lang w:val="en-US" w:eastAsia="zh-CN"/>
        </w:rPr>
        <w:t>）。</w:t>
      </w:r>
    </w:p>
    <w:p w14:paraId="21D39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A. 43</w:t>
      </w:r>
    </w:p>
    <w:p w14:paraId="48879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B. -85</w:t>
      </w:r>
    </w:p>
    <w:p w14:paraId="468CF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C. -43</w:t>
      </w:r>
    </w:p>
    <w:p w14:paraId="5B9C374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D. -84</w:t>
      </w:r>
    </w:p>
    <w:p w14:paraId="08690C4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[S-2021-2]二进制数 00101010 和 00010110 的和为（</w:t>
      </w:r>
      <w:ins w:id="1" w:author="大沃利" w:date="2026-07-15T21:23:36Z">
        <w:r>
          <w:rPr>
            <w:rFonts w:hint="eastAsia"/>
            <w:lang w:val="en-US" w:eastAsia="zh-CN"/>
          </w:rPr>
          <w:t xml:space="preserve"> </w:t>
        </w:r>
      </w:ins>
      <w:ins w:id="2" w:author="大沃利" w:date="2026-07-15T21:23:37Z">
        <w:r>
          <w:rPr>
            <w:rFonts w:hint="eastAsia"/>
            <w:lang w:val="en-US" w:eastAsia="zh-CN"/>
          </w:rPr>
          <w:t xml:space="preserve">B </w:t>
        </w:r>
      </w:ins>
      <w:r>
        <w:rPr>
          <w:rFonts w:hint="eastAsia"/>
          <w:lang w:val="en-US" w:eastAsia="zh-CN"/>
        </w:rPr>
        <w:t>）。</w:t>
      </w:r>
    </w:p>
    <w:p w14:paraId="0C756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00111100</w:t>
      </w:r>
    </w:p>
    <w:p w14:paraId="501CB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01000000</w:t>
      </w:r>
    </w:p>
    <w:p w14:paraId="5E57C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00111100</w:t>
      </w:r>
    </w:p>
    <w:p w14:paraId="037F4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01000010</w:t>
      </w:r>
    </w:p>
    <w:p w14:paraId="55C33194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[S-2019-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]</w:t>
      </w:r>
      <w:r>
        <w:rPr>
          <w:rFonts w:hint="eastAsia"/>
          <w:lang w:val="en-US" w:eastAsia="zh-CN"/>
        </w:rPr>
        <w:t>二进制数 11 1011 1001 0111 和 01 0110 1110 1011 进行按位或运算的结果是（</w:t>
      </w:r>
      <w:ins w:id="3" w:author="大沃利" w:date="2026-07-15T21:24:20Z">
        <w:r>
          <w:rPr>
            <w:rFonts w:hint="eastAsia"/>
            <w:lang w:val="en-US" w:eastAsia="zh-CN"/>
          </w:rPr>
          <w:t xml:space="preserve"> </w:t>
        </w:r>
      </w:ins>
      <w:ins w:id="4" w:author="大沃利" w:date="2026-07-15T21:24:21Z">
        <w:r>
          <w:rPr>
            <w:rFonts w:hint="eastAsia"/>
            <w:lang w:val="en-US" w:eastAsia="zh-CN"/>
          </w:rPr>
          <w:t xml:space="preserve">A </w:t>
        </w:r>
      </w:ins>
      <w:r>
        <w:rPr>
          <w:rFonts w:hint="eastAsia"/>
          <w:lang w:val="en-US" w:eastAsia="zh-CN"/>
        </w:rPr>
        <w:t>）。</w:t>
      </w:r>
    </w:p>
    <w:p w14:paraId="1F3DB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11 1111 1101 1111</w:t>
      </w:r>
    </w:p>
    <w:p w14:paraId="08C62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11 1111 1111 1101</w:t>
      </w:r>
    </w:p>
    <w:p w14:paraId="44E22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10 1111 1111 1111</w:t>
      </w:r>
    </w:p>
    <w:p w14:paraId="68857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11 1111 1111 1111</w:t>
      </w:r>
    </w:p>
    <w:p w14:paraId="67CA4639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[S-2016-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]</w:t>
      </w:r>
      <w:r>
        <w:rPr>
          <w:rFonts w:hint="eastAsia"/>
          <w:lang w:val="en-US" w:eastAsia="zh-CN"/>
        </w:rPr>
        <w:t xml:space="preserve">二进制数 00101100 和 01010101 异或的结果是（ </w:t>
      </w:r>
      <w:ins w:id="5" w:author="大沃利" w:date="2026-07-15T21:26:02Z">
        <w:r>
          <w:rPr>
            <w:rFonts w:hint="eastAsia"/>
            <w:lang w:val="en-US" w:eastAsia="zh-CN"/>
          </w:rPr>
          <w:t>B</w:t>
        </w:r>
      </w:ins>
      <w:ins w:id="6" w:author="大沃利" w:date="2026-07-15T21:26:03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）。</w:t>
      </w:r>
    </w:p>
    <w:p w14:paraId="4B232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00101000</w:t>
      </w:r>
    </w:p>
    <w:p w14:paraId="0A3A2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01111001</w:t>
      </w:r>
    </w:p>
    <w:p w14:paraId="0A50E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01000100</w:t>
      </w:r>
    </w:p>
    <w:p w14:paraId="1A11D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00111000</w:t>
      </w:r>
    </w:p>
    <w:p w14:paraId="14A365F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[J-2019-2]二进制数11 1011 1001 0111和01 0110 1110 1011进行逻辑与运算的结果是（</w:t>
      </w:r>
      <w:ins w:id="7" w:author="大沃利" w:date="2026-07-15T21:28:34Z">
        <w:r>
          <w:rPr>
            <w:rFonts w:hint="eastAsia"/>
            <w:lang w:val="en-US" w:eastAsia="zh-CN"/>
          </w:rPr>
          <w:t xml:space="preserve"> D</w:t>
        </w:r>
      </w:ins>
      <w:ins w:id="8" w:author="大沃利" w:date="2026-07-15T21:28:35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）。</w:t>
      </w:r>
    </w:p>
    <w:p w14:paraId="2D84A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01 0010 1000 1011</w:t>
      </w:r>
    </w:p>
    <w:p w14:paraId="41754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01 0010 1001 0011</w:t>
      </w:r>
    </w:p>
    <w:p w14:paraId="0C5B5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01 0010 1000 0001</w:t>
      </w:r>
    </w:p>
    <w:p w14:paraId="6ED86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01 0010 1000 0011</w:t>
      </w:r>
    </w:p>
    <w:p w14:paraId="2843D61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[J-2011-1][S-2011-1]在二进制下，1011001 + （ </w:t>
      </w:r>
      <w:ins w:id="9" w:author="大沃利" w:date="2026-07-15T21:33:11Z">
        <w:r>
          <w:rPr>
            <w:rFonts w:hint="eastAsia"/>
            <w:lang w:val="en-US" w:eastAsia="zh-CN"/>
          </w:rPr>
          <w:t xml:space="preserve">B </w:t>
        </w:r>
      </w:ins>
      <w:r>
        <w:rPr>
          <w:rFonts w:hint="eastAsia"/>
          <w:lang w:val="en-US" w:eastAsia="zh-CN"/>
        </w:rPr>
        <w:t>） = 1100110。</w:t>
      </w:r>
    </w:p>
    <w:p w14:paraId="22737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1011</w:t>
      </w:r>
    </w:p>
    <w:p w14:paraId="7B609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1101</w:t>
      </w:r>
    </w:p>
    <w:p w14:paraId="6F740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1010</w:t>
      </w:r>
    </w:p>
    <w:p w14:paraId="43AC60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D. 1111</w:t>
      </w:r>
    </w:p>
    <w:p w14:paraId="0B6086C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[J-2010-7]设</w:t>
      </w:r>
      <w:bookmarkStart w:id="0" w:name="_GoBack"/>
      <w:bookmarkEnd w:id="0"/>
      <w:r>
        <w:rPr>
          <w:rFonts w:hint="eastAsia"/>
          <w:lang w:val="en-US" w:eastAsia="zh-CN"/>
        </w:rPr>
        <w:t>X、Y、Z分别代表三进制下的一位数字，若等式XY + ZX = XYX在三进制下成立，那么同样在三进制下，等式XY * ZX = （ ）也成立。</w:t>
      </w:r>
    </w:p>
    <w:p w14:paraId="428F6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YXZ</w:t>
      </w:r>
    </w:p>
    <w:p w14:paraId="30CBD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ZXY</w:t>
      </w:r>
    </w:p>
    <w:p w14:paraId="28844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XYZ</w:t>
      </w:r>
    </w:p>
    <w:p w14:paraId="62BFB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XZY</w:t>
      </w:r>
    </w:p>
    <w:p w14:paraId="788918F5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[J-2014-3]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[S-2014-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]</w:t>
      </w:r>
      <w:r>
        <w:rPr>
          <w:rFonts w:hint="eastAsia"/>
          <w:lang w:val="en-US" w:eastAsia="zh-CN"/>
        </w:rPr>
        <w:t>二进制数00100100和00010101的和是(</w:t>
      </w:r>
      <w:ins w:id="10" w:author="大沃利" w:date="2026-07-15T21:40:41Z">
        <w:r>
          <w:rPr>
            <w:rFonts w:hint="eastAsia"/>
            <w:lang w:val="en-US" w:eastAsia="zh-CN"/>
          </w:rPr>
          <w:t xml:space="preserve"> D</w:t>
        </w:r>
      </w:ins>
      <w:r>
        <w:rPr>
          <w:rFonts w:hint="eastAsia"/>
          <w:lang w:val="en-US" w:eastAsia="zh-CN"/>
        </w:rPr>
        <w:t xml:space="preserve"> )。</w:t>
      </w:r>
    </w:p>
    <w:p w14:paraId="21923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00101000</w:t>
      </w:r>
    </w:p>
    <w:p w14:paraId="043E2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001010100</w:t>
      </w:r>
    </w:p>
    <w:p w14:paraId="68BAE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01000101</w:t>
      </w:r>
    </w:p>
    <w:p w14:paraId="429C534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D. 00111001</w:t>
      </w:r>
    </w:p>
    <w:p w14:paraId="7BD5D96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[J-1999]计算机中的数有定点数与浮点数两种，其中用浮点数表示的数，通常由（</w:t>
      </w:r>
      <w:ins w:id="11" w:author="大沃利" w:date="2026-07-15T21:41:03Z">
        <w:r>
          <w:rPr>
            <w:rFonts w:hint="eastAsia"/>
            <w:lang w:val="en-US" w:eastAsia="zh-CN"/>
          </w:rPr>
          <w:t xml:space="preserve"> C</w:t>
        </w:r>
      </w:ins>
      <w:ins w:id="12" w:author="大沃利" w:date="2026-07-15T21:41:04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）这两部分组成</w:t>
      </w:r>
    </w:p>
    <w:p w14:paraId="63CFFAA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指数与基数</w:t>
      </w:r>
    </w:p>
    <w:p w14:paraId="6B8A2F1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尾数与小数</w:t>
      </w:r>
    </w:p>
    <w:p w14:paraId="6D4754A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阶码与尾数</w:t>
      </w:r>
    </w:p>
    <w:p w14:paraId="37D996A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整数与小数</w:t>
      </w:r>
    </w:p>
    <w:p w14:paraId="5331DA3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[S-2002]已知x=(0.1011010)2，则x/2的补码为：（</w:t>
      </w:r>
      <w:ins w:id="13" w:author="大沃利" w:date="2026-07-15T21:41:11Z">
        <w:r>
          <w:rPr>
            <w:rFonts w:hint="eastAsia"/>
            <w:lang w:val="en-US" w:eastAsia="zh-CN"/>
          </w:rPr>
          <w:t xml:space="preserve"> </w:t>
        </w:r>
      </w:ins>
      <w:ins w:id="14" w:author="大沃利" w:date="2026-07-15T21:42:38Z">
        <w:r>
          <w:rPr>
            <w:rFonts w:hint="eastAsia"/>
            <w:lang w:val="en-US" w:eastAsia="zh-CN"/>
          </w:rPr>
          <w:t xml:space="preserve">B </w:t>
        </w:r>
      </w:ins>
      <w:r>
        <w:rPr>
          <w:rFonts w:hint="eastAsia"/>
          <w:lang w:val="en-US" w:eastAsia="zh-CN"/>
        </w:rPr>
        <w:t>）</w:t>
      </w:r>
    </w:p>
    <w:p w14:paraId="528566C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0.1011101</w:t>
      </w:r>
    </w:p>
    <w:p w14:paraId="262B1B0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11110110</w:t>
      </w:r>
    </w:p>
    <w:p w14:paraId="6F57C34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0.0101101</w:t>
      </w:r>
    </w:p>
    <w:p w14:paraId="4344381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0.100110</w:t>
      </w: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354B6"/>
    <w:multiLevelType w:val="singleLevel"/>
    <w:tmpl w:val="87F354B6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2459351"/>
    <w:multiLevelType w:val="singleLevel"/>
    <w:tmpl w:val="924593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579F166"/>
    <w:multiLevelType w:val="singleLevel"/>
    <w:tmpl w:val="2579F166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大沃利">
    <w15:presenceInfo w15:providerId="WPS Office" w15:userId="67196274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</w:docVars>
  <w:rsids>
    <w:rsidRoot w:val="00000000"/>
    <w:rsid w:val="00844285"/>
    <w:rsid w:val="023F0464"/>
    <w:rsid w:val="03B63B96"/>
    <w:rsid w:val="0ED168E5"/>
    <w:rsid w:val="17132548"/>
    <w:rsid w:val="1A462858"/>
    <w:rsid w:val="2BEF08DF"/>
    <w:rsid w:val="322866BC"/>
    <w:rsid w:val="36864603"/>
    <w:rsid w:val="37526AFF"/>
    <w:rsid w:val="3918344E"/>
    <w:rsid w:val="3D2D3F04"/>
    <w:rsid w:val="3E3070CC"/>
    <w:rsid w:val="4CA42F80"/>
    <w:rsid w:val="52767506"/>
    <w:rsid w:val="5E273390"/>
    <w:rsid w:val="609650F2"/>
    <w:rsid w:val="63522BE5"/>
    <w:rsid w:val="6B2F0C6C"/>
    <w:rsid w:val="6E9A52CE"/>
    <w:rsid w:val="7F3040A4"/>
    <w:rsid w:val="7FD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855</Characters>
  <Lines>0</Lines>
  <Paragraphs>0</Paragraphs>
  <TotalTime>36</TotalTime>
  <ScaleCrop>false</ScaleCrop>
  <LinksUpToDate>false</LinksUpToDate>
  <CharactersWithSpaces>987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2023-07-09T09:34:00Z</dcterms:created>
  <dc:creator>Administrator</dc:creator>
  <cp:lastModifiedBy>大沃利</cp:lastModifiedBy>
  <dcterms:modified xsi:type="dcterms:W3CDTF">2026-07-15T13:45:23Z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99D67D0EC75A4CE0A0739845B2E1638C_12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